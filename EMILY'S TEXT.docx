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48314737" w:rsidR="00CD68DC" w:rsidRPr="001177BE" w:rsidRDefault="30371A5B" w:rsidP="1E0D9392">
      <w:pPr>
        <w:rPr>
          <w:b/>
          <w:bCs/>
          <w:lang w:val="en-US"/>
        </w:rPr>
      </w:pPr>
      <w:r w:rsidRPr="001177BE">
        <w:rPr>
          <w:b/>
          <w:bCs/>
          <w:lang w:val="en-US"/>
        </w:rPr>
        <w:t>MY MONOLOGUE</w:t>
      </w:r>
    </w:p>
    <w:p w14:paraId="4F06A8C6" w14:textId="4FE133FA" w:rsidR="1C99679F" w:rsidRDefault="1C99679F" w:rsidP="1E0D9392">
      <w:pPr>
        <w:rPr>
          <w:lang w:val="en"/>
        </w:rPr>
      </w:pPr>
      <w:r w:rsidRPr="1E0D9392">
        <w:rPr>
          <w:lang w:val="en"/>
        </w:rPr>
        <w:t>Hello! I want to talk about my experiences.</w:t>
      </w:r>
    </w:p>
    <w:p w14:paraId="26F71BFF" w14:textId="63BA6599" w:rsidR="1C99679F" w:rsidRDefault="1C99679F" w:rsidP="1E0D9392">
      <w:pPr>
        <w:rPr>
          <w:lang w:val="en-US"/>
        </w:rPr>
      </w:pPr>
      <w:r w:rsidRPr="1E0D9392">
        <w:rPr>
          <w:lang w:val="en-US"/>
        </w:rPr>
        <w:t>First, about my work.</w:t>
      </w:r>
      <w:r w:rsidRPr="1E0D9392">
        <w:rPr>
          <w:b/>
          <w:bCs/>
          <w:lang w:val="en-US"/>
        </w:rPr>
        <w:t xml:space="preserve"> I have already had lunch</w:t>
      </w:r>
      <w:r w:rsidRPr="1E0D9392">
        <w:rPr>
          <w:lang w:val="en-US"/>
        </w:rPr>
        <w:t xml:space="preserve"> with my boss many times. My first lunch was very special. It was my first day at work. At first, I didn't know she was my boss! I thought she was just a co-worker. It was a very nice conversation. I love her!</w:t>
      </w:r>
    </w:p>
    <w:p w14:paraId="20EAED9B" w14:textId="1C78D19B" w:rsidR="1C99679F" w:rsidRDefault="1C99679F" w:rsidP="1E0D9392">
      <w:pPr>
        <w:rPr>
          <w:lang w:val="en-US"/>
        </w:rPr>
      </w:pPr>
      <w:r w:rsidRPr="1E0D9392">
        <w:rPr>
          <w:lang w:val="en-US"/>
        </w:rPr>
        <w:t xml:space="preserve">In my career, </w:t>
      </w:r>
      <w:r w:rsidRPr="1E0D9392">
        <w:rPr>
          <w:b/>
          <w:bCs/>
          <w:lang w:val="en-US"/>
        </w:rPr>
        <w:t>I have already worked for a multinational company</w:t>
      </w:r>
      <w:r w:rsidRPr="1E0D9392">
        <w:rPr>
          <w:lang w:val="en-US"/>
        </w:rPr>
        <w:t xml:space="preserve">, but </w:t>
      </w:r>
      <w:r w:rsidRPr="1E0D9392">
        <w:rPr>
          <w:b/>
          <w:bCs/>
          <w:lang w:val="en-US"/>
        </w:rPr>
        <w:t>I have never worked for a technology company</w:t>
      </w:r>
      <w:r w:rsidRPr="1E0D9392">
        <w:rPr>
          <w:lang w:val="en-US"/>
        </w:rPr>
        <w:t xml:space="preserve"> before. Also, </w:t>
      </w:r>
      <w:r w:rsidRPr="1E0D9392">
        <w:rPr>
          <w:b/>
          <w:bCs/>
          <w:lang w:val="en-US"/>
        </w:rPr>
        <w:t>I have never been a team leader</w:t>
      </w:r>
      <w:del w:id="0" w:author="MARIA INES DE OLIVEIRA HERNANDEZ" w:date="2026-03-24T09:23:00Z" w16du:dateUtc="2026-03-24T12:23:00Z">
        <w:r w:rsidRPr="1E0D9392" w:rsidDel="001177BE">
          <w:rPr>
            <w:b/>
            <w:bCs/>
            <w:lang w:val="en-US"/>
          </w:rPr>
          <w:delText xml:space="preserve"> yet</w:delText>
        </w:r>
      </w:del>
      <w:r w:rsidRPr="1E0D9392">
        <w:rPr>
          <w:lang w:val="en-US"/>
        </w:rPr>
        <w:t>, because I am still learning.</w:t>
      </w:r>
    </w:p>
    <w:p w14:paraId="11FF2CA3" w14:textId="37419875" w:rsidR="1C99679F" w:rsidRDefault="1C99679F" w:rsidP="1E0D9392">
      <w:pPr>
        <w:rPr>
          <w:lang w:val="en-US"/>
        </w:rPr>
      </w:pPr>
      <w:r w:rsidRPr="1E0D9392">
        <w:rPr>
          <w:lang w:val="en-US"/>
        </w:rPr>
        <w:t xml:space="preserve">About my tasks, </w:t>
      </w:r>
      <w:r w:rsidRPr="1E0D9392">
        <w:rPr>
          <w:b/>
          <w:bCs/>
          <w:lang w:val="en-US"/>
        </w:rPr>
        <w:t>I have already made many presentations at work.</w:t>
      </w:r>
      <w:r w:rsidRPr="1E0D9392">
        <w:rPr>
          <w:lang w:val="en-US"/>
        </w:rPr>
        <w:t xml:space="preserve"> However, </w:t>
      </w:r>
      <w:r w:rsidRPr="1E0D9392">
        <w:rPr>
          <w:b/>
          <w:bCs/>
          <w:lang w:val="en-US"/>
        </w:rPr>
        <w:t>I haven’t picked up somebody at the airport yet</w:t>
      </w:r>
      <w:r w:rsidRPr="1E0D9392">
        <w:rPr>
          <w:lang w:val="en-US"/>
        </w:rPr>
        <w:t xml:space="preserve"> for the company. Also, </w:t>
      </w:r>
      <w:r w:rsidRPr="1E0D9392">
        <w:rPr>
          <w:b/>
          <w:bCs/>
          <w:lang w:val="en-US"/>
        </w:rPr>
        <w:t>I have never used Python</w:t>
      </w:r>
      <w:r w:rsidR="2DD1E334" w:rsidRPr="1E0D9392">
        <w:rPr>
          <w:b/>
          <w:bCs/>
          <w:lang w:val="en-US"/>
        </w:rPr>
        <w:t xml:space="preserve"> at </w:t>
      </w:r>
      <w:del w:id="1" w:author="MARIA INES DE OLIVEIRA HERNANDEZ" w:date="2026-03-24T09:24:00Z" w16du:dateUtc="2026-03-24T12:24:00Z">
        <w:r w:rsidR="2DD1E334" w:rsidRPr="1E0D9392" w:rsidDel="001177BE">
          <w:rPr>
            <w:b/>
            <w:bCs/>
            <w:lang w:val="en-US"/>
          </w:rPr>
          <w:delText>word</w:delText>
        </w:r>
      </w:del>
      <w:r w:rsidRPr="1E0D9392">
        <w:rPr>
          <w:lang w:val="en-US"/>
        </w:rPr>
        <w:t xml:space="preserve"> </w:t>
      </w:r>
      <w:ins w:id="2" w:author="MARIA INES DE OLIVEIRA HERNANDEZ" w:date="2026-03-24T09:24:00Z" w16du:dateUtc="2026-03-24T12:24:00Z">
        <w:r w:rsidR="001177BE">
          <w:rPr>
            <w:lang w:val="en-US"/>
          </w:rPr>
          <w:t xml:space="preserve">work </w:t>
        </w:r>
      </w:ins>
      <w:r w:rsidRPr="1E0D9392">
        <w:rPr>
          <w:lang w:val="en-US"/>
        </w:rPr>
        <w:t>because I don't use programming.</w:t>
      </w:r>
    </w:p>
    <w:p w14:paraId="2F667DDA" w14:textId="364450F6" w:rsidR="1C99679F" w:rsidRDefault="1C99679F" w:rsidP="1E0D9392">
      <w:pPr>
        <w:rPr>
          <w:lang w:val="en-US"/>
        </w:rPr>
      </w:pPr>
      <w:r w:rsidRPr="1E0D9392">
        <w:rPr>
          <w:lang w:val="en-US"/>
        </w:rPr>
        <w:t xml:space="preserve">Now, about my personal life. </w:t>
      </w:r>
      <w:r w:rsidRPr="1E0D9392">
        <w:rPr>
          <w:b/>
          <w:bCs/>
          <w:lang w:val="en-US"/>
        </w:rPr>
        <w:t>I have already traveled</w:t>
      </w:r>
      <w:r w:rsidRPr="1E0D9392">
        <w:rPr>
          <w:lang w:val="en-US"/>
        </w:rPr>
        <w:t xml:space="preserve"> many times with my family, but </w:t>
      </w:r>
      <w:r w:rsidRPr="1E0D9392">
        <w:rPr>
          <w:b/>
          <w:bCs/>
          <w:lang w:val="en-US"/>
        </w:rPr>
        <w:t xml:space="preserve">I have never traveled abroad </w:t>
      </w:r>
      <w:del w:id="3" w:author="MARIA INES DE OLIVEIRA HERNANDEZ" w:date="2026-03-24T09:25:00Z" w16du:dateUtc="2026-03-24T12:25:00Z">
        <w:r w:rsidRPr="1E0D9392" w:rsidDel="001177BE">
          <w:rPr>
            <w:lang w:val="en-US"/>
          </w:rPr>
          <w:delText>before</w:delText>
        </w:r>
      </w:del>
      <w:r w:rsidRPr="1E0D9392">
        <w:rPr>
          <w:lang w:val="en-US"/>
        </w:rPr>
        <w:t xml:space="preserve">. I also like languages, but </w:t>
      </w:r>
      <w:r w:rsidRPr="1E0D9392">
        <w:rPr>
          <w:b/>
          <w:bCs/>
          <w:lang w:val="en-US"/>
        </w:rPr>
        <w:t>I have never studied German</w:t>
      </w:r>
      <w:r w:rsidRPr="1E0D9392">
        <w:rPr>
          <w:lang w:val="en-US"/>
        </w:rPr>
        <w:t xml:space="preserve">. Finally, </w:t>
      </w:r>
      <w:r w:rsidRPr="1E0D9392">
        <w:rPr>
          <w:b/>
          <w:bCs/>
          <w:lang w:val="en-US"/>
        </w:rPr>
        <w:t>I have never done extreme sports</w:t>
      </w:r>
      <w:r w:rsidRPr="1E0D9392">
        <w:rPr>
          <w:lang w:val="en-US"/>
        </w:rPr>
        <w:t xml:space="preserve"> because I am very careful.</w:t>
      </w:r>
    </w:p>
    <w:p w14:paraId="5AD0720D" w14:textId="11A09FB8" w:rsidR="3BE070FD" w:rsidRDefault="3BE070FD" w:rsidP="1E0D9392">
      <w:pPr>
        <w:rPr>
          <w:lang w:val="en-US"/>
        </w:rPr>
      </w:pPr>
      <w:r w:rsidRPr="1E0D9392">
        <w:rPr>
          <w:lang w:val="en-US"/>
        </w:rPr>
        <w:t>Thank you</w:t>
      </w:r>
      <w:r w:rsidR="1C99679F" w:rsidRPr="1E0D9392">
        <w:rPr>
          <w:lang w:val="en-US"/>
        </w:rPr>
        <w:t xml:space="preserve"> for listening to me! Have a nice day!</w:t>
      </w:r>
    </w:p>
    <w:p w14:paraId="127DC34B" w14:textId="4AF8603D" w:rsidR="1E0D9392" w:rsidRDefault="1E0D9392" w:rsidP="1E0D9392">
      <w:pPr>
        <w:rPr>
          <w:lang w:val="en"/>
        </w:rPr>
      </w:pPr>
    </w:p>
    <w:p w14:paraId="3027C571" w14:textId="78021E2B" w:rsidR="1E0D9392" w:rsidRDefault="1E0D9392" w:rsidP="1E0D9392"/>
    <w:p w14:paraId="27647F5F" w14:textId="71221F61" w:rsidR="1E0D9392" w:rsidRDefault="1E0D9392"/>
    <w:sectPr w:rsidR="1E0D939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A INES DE OLIVEIRA HERNANDEZ">
    <w15:presenceInfo w15:providerId="AD" w15:userId="S::mihernandez@fatec.sp.gov.br::e533438e-4f38-4e97-b05a-7394c2c83b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425CA2"/>
    <w:rsid w:val="001177BE"/>
    <w:rsid w:val="00801BDB"/>
    <w:rsid w:val="00CD68DC"/>
    <w:rsid w:val="00E31FD2"/>
    <w:rsid w:val="00FC113D"/>
    <w:rsid w:val="120D70B8"/>
    <w:rsid w:val="137B671B"/>
    <w:rsid w:val="1C99679F"/>
    <w:rsid w:val="1E0D9392"/>
    <w:rsid w:val="27628F97"/>
    <w:rsid w:val="2B425CA2"/>
    <w:rsid w:val="2DD1E334"/>
    <w:rsid w:val="2ED02551"/>
    <w:rsid w:val="30371A5B"/>
    <w:rsid w:val="327184EB"/>
    <w:rsid w:val="343B4B80"/>
    <w:rsid w:val="378900C0"/>
    <w:rsid w:val="3BE070FD"/>
    <w:rsid w:val="3C05FA27"/>
    <w:rsid w:val="4DE5F441"/>
    <w:rsid w:val="53E24C65"/>
    <w:rsid w:val="61FB76D3"/>
    <w:rsid w:val="6B62D8EE"/>
    <w:rsid w:val="6BBE6BCD"/>
    <w:rsid w:val="6C6B4CE7"/>
    <w:rsid w:val="718C7237"/>
    <w:rsid w:val="75FA3CB2"/>
    <w:rsid w:val="776771AC"/>
    <w:rsid w:val="7B48A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25CA2"/>
  <w15:chartTrackingRefBased/>
  <w15:docId w15:val="{AB122B1C-F2E1-4AA2-9713-E228219D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viso">
    <w:name w:val="Revision"/>
    <w:hidden/>
    <w:uiPriority w:val="99"/>
    <w:semiHidden/>
    <w:rsid w:val="001177B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microsoft.com/office/2011/relationships/people" Target="people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860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Chagas</dc:creator>
  <cp:keywords/>
  <dc:description/>
  <cp:lastModifiedBy>Emily Chagas</cp:lastModifiedBy>
  <cp:revision>2</cp:revision>
  <dcterms:created xsi:type="dcterms:W3CDTF">2026-03-24T12:42:00Z</dcterms:created>
  <dcterms:modified xsi:type="dcterms:W3CDTF">2026-03-24T12:42:00Z</dcterms:modified>
</cp:coreProperties>
</file>